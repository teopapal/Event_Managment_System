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jc w:val="right"/>
        <w:rPr/>
      </w:pPr>
      <w:bookmarkStart w:colFirst="0" w:colLast="0" w:name="_z6ne0og04bp5" w:id="0"/>
      <w:bookmarkEnd w:id="0"/>
      <w:r w:rsidDel="00000000" w:rsidR="00000000" w:rsidRPr="00000000">
        <w:rPr/>
        <w:drawing>
          <wp:inline distB="114300" distT="114300" distL="114300" distR="114300">
            <wp:extent cx="5986463" cy="46824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468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Tickets Booking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1.12.2024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John Protopsaltis 4999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Theodoros Papaliagkas 4980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Stefanos Avramakis 2707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 Diagram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Entities (Names,Types,Keys,Cardinalities)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Relational Model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Keys and Functional Dependencies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Επεξηγήσεις για τα μη προφανή γνωρίσματα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Μετάφραση μοντέλου σε σχεσιακό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Εντολές της γλώσσας ορισμού δεδομένων για τις σχέσεις που προκύπτουν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Περιορισμοί ακεραιότητας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Λειτουργικές εξαρτήσεις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qjrjgwdt2kab" w:id="4"/>
      <w:bookmarkEnd w:id="4"/>
      <w:r w:rsidDel="00000000" w:rsidR="00000000" w:rsidRPr="00000000">
        <w:rPr>
          <w:rtl w:val="0"/>
        </w:rPr>
        <w:t xml:space="preserve">ER Diagram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142875</wp:posOffset>
            </wp:positionV>
            <wp:extent cx="7443926" cy="368617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926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9v39befjrbf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del w:author="Teo Papaliagas" w:id="0" w:date="2024-12-15T17:13:15Z"/>
        </w:rPr>
      </w:pPr>
      <w:del w:author="Teo Papaliagas" w:id="0" w:date="2024-12-15T17:13:15Z">
        <w:bookmarkStart w:colFirst="0" w:colLast="0" w:name="_2xvx69sfhuan" w:id="6"/>
        <w:bookmarkEnd w:id="6"/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o2qmc3yk5p3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n1ocvh74ko2v" w:id="8"/>
      <w:bookmarkEnd w:id="8"/>
      <w:r w:rsidDel="00000000" w:rsidR="00000000" w:rsidRPr="00000000">
        <w:rPr>
          <w:rtl w:val="0"/>
        </w:rPr>
        <w:t xml:space="preserve">Entities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nrky5esplnhv" w:id="9"/>
      <w:bookmarkEnd w:id="9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1. Events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 (PK, INT, AUTO_INCREMENT)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event_name (VARCHAR(255), UNIQUE, NOT NULL)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event_date (DATE, NOT NULL)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event_time (TIME, NOT NULL)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event_type (ENUM: CONCERT, SPORTS, THEATER, SEMINAR, CONFERENCE, MEETING, OTHER, NOT NULL)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availability (INT, NOT NULL)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capacity (INT, NOT NULL)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709vfup8qrsm" w:id="10"/>
      <w:bookmarkEnd w:id="10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2. Customers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 (PK, INT, AUTO_INCREMENT)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firstName (VARCHAR(255), NOT NULL)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lastName (VARCHAR(255), NOT NULL)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(VARCHAR(255), UNIQUE, NOT NULL)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credit_card_details (BIGINT, NOT NULL)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m306njq9go21" w:id="11"/>
      <w:bookmarkEnd w:id="11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3. Tickets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 (PK, INT, AUTO_INCREMENT)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event_name (FK, VARCHAR(255), NOT NULL → Events.event_name)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seat_type (ENUM: VIP, Regular, Student, NOT NULL)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price (DECIMAL(10, 2), NOT NULL)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reserved (BOOLEAN, NOT NULL, DEFAULT FALSE)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vy30im2jhzsm" w:id="12"/>
      <w:bookmarkEnd w:id="12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4. Reservations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reservation_id</w:t>
      </w:r>
      <w:r w:rsidDel="00000000" w:rsidR="00000000" w:rsidRPr="00000000">
        <w:rPr>
          <w:rtl w:val="0"/>
        </w:rPr>
        <w:t xml:space="preserve"> (PK, INT, AUTO_INCREMENT)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customer_id (FK, INT, NOT NULL → Customers.customer_id)</w:t>
      </w:r>
    </w:p>
    <w:p w:rsidR="00000000" w:rsidDel="00000000" w:rsidP="00000000" w:rsidRDefault="00000000" w:rsidRPr="00000000" w14:paraId="0000003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event_name (FK, VARCHAR(255), NOT NULL → Events.event_name)</w:t>
      </w:r>
    </w:p>
    <w:p w:rsidR="00000000" w:rsidDel="00000000" w:rsidP="00000000" w:rsidRDefault="00000000" w:rsidRPr="00000000" w14:paraId="0000003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ticket_id (FK, INT, NOT NULL → Tickets.ticket_id)</w:t>
      </w:r>
    </w:p>
    <w:p w:rsidR="00000000" w:rsidDel="00000000" w:rsidP="00000000" w:rsidRDefault="00000000" w:rsidRPr="00000000" w14:paraId="0000003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number_of_tickets (INT, NOT NULL)</w:t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reservation_date (DATE, NOT NULL, DEFAULT CURRENT_DATE)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payment_amount (DECIMAL(10, 2), NOT NULL)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r7il6ohvlbfl" w:id="13"/>
      <w:bookmarkEnd w:id="13"/>
      <w:r w:rsidDel="00000000" w:rsidR="00000000" w:rsidRPr="00000000">
        <w:rPr>
          <w:rtl w:val="0"/>
        </w:rPr>
        <w:t xml:space="preserve">Relations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b w:val="1"/>
          <w:rtl w:val="0"/>
        </w:rPr>
        <w:t xml:space="preserve">Tickets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(Each event can have multiple tickets, identified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Customers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b w:val="1"/>
          <w:rtl w:val="0"/>
        </w:rPr>
        <w:t xml:space="preserve">Reservations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(Each customer can make multiple reservations).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Tickets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b w:val="1"/>
          <w:rtl w:val="0"/>
        </w:rPr>
        <w:t xml:space="preserve">Reservations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(Each ticket can be part of multiple reservations).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b w:val="1"/>
          <w:rtl w:val="0"/>
        </w:rPr>
        <w:t xml:space="preserve">Reservations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2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One-to-Many</w:t>
      </w:r>
      <w:r w:rsidDel="00000000" w:rsidR="00000000" w:rsidRPr="00000000">
        <w:rPr>
          <w:rtl w:val="0"/>
        </w:rPr>
        <w:t xml:space="preserve"> (Each event can have multiple reservations, identified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rny19hurxohr" w:id="14"/>
      <w:bookmarkEnd w:id="14"/>
      <w:r w:rsidDel="00000000" w:rsidR="00000000" w:rsidRPr="00000000">
        <w:rPr>
          <w:rtl w:val="0"/>
        </w:rPr>
        <w:t xml:space="preserve">Keys and Functional Dependencies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xlxtomarg1su" w:id="15"/>
      <w:bookmarkEnd w:id="15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1. Events Table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Key (PK)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 Keys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(since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is unique)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event_id → event_name, event_date, event_time, event_type, availability, capacity</w:t>
      </w:r>
    </w:p>
    <w:p w:rsidR="00000000" w:rsidDel="00000000" w:rsidP="00000000" w:rsidRDefault="00000000" w:rsidRPr="00000000" w14:paraId="00000051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event_name → event_id, event_date, event_time, event_type, availability, capacity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hcg8pz9ue1tv" w:id="16"/>
      <w:bookmarkEnd w:id="16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2. Customers Table</w:t>
      </w:r>
    </w:p>
    <w:p w:rsidR="00000000" w:rsidDel="00000000" w:rsidP="00000000" w:rsidRDefault="00000000" w:rsidRPr="00000000" w14:paraId="0000005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Key (PK)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 Keys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 (since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 is unique)</w:t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customer_id → firstName, lastName, email, credit_card_details</w:t>
      </w:r>
    </w:p>
    <w:p w:rsidR="00000000" w:rsidDel="00000000" w:rsidP="00000000" w:rsidRDefault="00000000" w:rsidRPr="00000000" w14:paraId="00000057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email → customer_id, firstName, lastName, credit_card_details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9rpvemml5w6f" w:id="17"/>
      <w:bookmarkEnd w:id="17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3. Tickets Table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Key (PK)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Foreign Key (FK)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Events(event_name)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ticket_id → event_name, seat_type, price, reserved</w:t>
      </w:r>
    </w:p>
    <w:p w:rsidR="00000000" w:rsidDel="00000000" w:rsidP="00000000" w:rsidRDefault="00000000" w:rsidRPr="00000000" w14:paraId="0000005E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event_name, seat_type → price</w:t>
      </w:r>
      <w:r w:rsidDel="00000000" w:rsidR="00000000" w:rsidRPr="00000000">
        <w:rPr>
          <w:rtl w:val="0"/>
        </w:rPr>
        <w:t xml:space="preserve"> (Assuming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seat_type</w:t>
      </w:r>
      <w:r w:rsidDel="00000000" w:rsidR="00000000" w:rsidRPr="00000000">
        <w:rPr>
          <w:rtl w:val="0"/>
        </w:rPr>
        <w:t xml:space="preserve"> determines the price of tickets for a specific event)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5f0auukcaejb" w:id="18"/>
      <w:bookmarkEnd w:id="18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4. Reservations Table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Key (PK)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reservation_id</w:t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Foreign Keys (FKs)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Customers(customer_id)</w:t>
      </w:r>
    </w:p>
    <w:p w:rsidR="00000000" w:rsidDel="00000000" w:rsidP="00000000" w:rsidRDefault="00000000" w:rsidRPr="00000000" w14:paraId="0000006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Events(event_name)</w:t>
      </w:r>
    </w:p>
    <w:p w:rsidR="00000000" w:rsidDel="00000000" w:rsidP="00000000" w:rsidRDefault="00000000" w:rsidRPr="00000000" w14:paraId="0000006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Tickets(ticket_id)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reservation_id → customer_id, event_name, ticket_id, number_of_tickets, reservation_date, payment_amount</w:t>
      </w:r>
    </w:p>
    <w:p w:rsidR="00000000" w:rsidDel="00000000" w:rsidP="00000000" w:rsidRDefault="00000000" w:rsidRPr="00000000" w14:paraId="0000006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customer_id, event_name → reservation_id, number_of_tickets, reservation_date, payment_amount</w:t>
      </w:r>
    </w:p>
    <w:p w:rsidR="00000000" w:rsidDel="00000000" w:rsidP="00000000" w:rsidRDefault="00000000" w:rsidRPr="00000000" w14:paraId="00000068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ticket_id → event_name, seat_type, price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2zfcqnfuqvx5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Επεξηγήσεις για τα μη προφανή γνωρίσματα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ai8ultcecemf" w:id="20"/>
      <w:bookmarkEnd w:id="20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1. Events Table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event_type</w:t>
      </w:r>
      <w:r w:rsidDel="00000000" w:rsidR="00000000" w:rsidRPr="00000000">
        <w:rPr>
          <w:rtl w:val="0"/>
        </w:rPr>
        <w:t xml:space="preserve"> as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ENUM</w:t>
      </w:r>
      <w:r w:rsidDel="00000000" w:rsidR="00000000" w:rsidRPr="00000000">
        <w:rPr>
          <w:rtl w:val="0"/>
        </w:rPr>
        <w:t xml:space="preserve"> type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Αυτό διασφαλίζει ότι μόνο προκαθορισμένες κατηγορίες (π.χ. ΣΥΝΑΥΛΙΑ, ΑΘΛΗΤΙΚΑ, κ.λπ.) μπορούν να αντιστοιχιστούν σε μια εκδήλωση. Αυτός ο περιορισμός αποφεύγει τις ασυνέπειες δεδομένων που προκαλούνται από την εισαγωγή ελεύθερου κειμένου.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Non-obvious Relationship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event_name → event_id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Εφόσον το event_name είναι μοναδικό, μπορεί να χρησιμεύσει ως εναλλακτικό κλειδί. Ωστόσο, το event_id (ως ακέραιος αριθμός AUTO_INCREMENT) είναι το πραγματικό πρωτεύον κλειδί επειδή είναι πιο αποτελεσματικό για την ευρετηρίαση και πιο γρήγορο στην αναφορά σε σχέσεις.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um8wz3r6d7vy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u84jna3qn3uw" w:id="22"/>
      <w:bookmarkEnd w:id="22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2. Customers Table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 as a unique identifier</w:t>
      </w:r>
    </w:p>
    <w:p w:rsidR="00000000" w:rsidDel="00000000" w:rsidP="00000000" w:rsidRDefault="00000000" w:rsidRPr="00000000" w14:paraId="0000007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Ενώ το customer_id είναι το κύριο κλειδί, το email είναι επίσης μοναδικό και λειτουργεί ως φυσικό κλειδί για την αναγνώριση πελατών σε σενάρια πραγματικού κόσμου (π.χ. για σύνδεση ή αποστολή ειδοποιήσεων). Ωστόσο, δεδομένου ότι οι χρήστες μπορούν να ενημερώσουν τα email τους, το customer_id διατηρείται ως το κύριο κλειδί για να διασφαλιστεί η αμετάβλητη.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credit_card_details</w:t>
      </w:r>
    </w:p>
    <w:p w:rsidR="00000000" w:rsidDel="00000000" w:rsidP="00000000" w:rsidRDefault="00000000" w:rsidRPr="00000000" w14:paraId="00000077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Αυτό το πεδίο είναι ευαίσθητο και θα πρέπει να αποθηκευτεί με ασφάλεια (π.χ. κρυπτογραφημένο ή διακριτικό) για συμμόρφωση με κανονισμούς όπως το PCI DSS. Αν και είναι ένα μη προφανές πεδίο για απευθείας συμπερίληψη, επιτρέπει ταχύτερη εσωτερική αναφορά για κρατήσεις.</w:t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8g4p9fsof54x" w:id="23"/>
      <w:bookmarkEnd w:id="23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3. Tickets Table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seat_type</w:t>
      </w:r>
      <w:r w:rsidDel="00000000" w:rsidR="00000000" w:rsidRPr="00000000">
        <w:rPr>
          <w:rtl w:val="0"/>
        </w:rPr>
        <w:t xml:space="preserve"> as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ENUM</w:t>
      </w:r>
    </w:p>
    <w:p w:rsidR="00000000" w:rsidDel="00000000" w:rsidP="00000000" w:rsidRDefault="00000000" w:rsidRPr="00000000" w14:paraId="0000007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Αυτό διασφαλίζει ότι τα εισιτήρια κατηγοριοποιούνται με σαφήνεια (VIP, Κανονικό, Φοιτητικό) χωρίς ασάφεια. Η σχέση μεταξύ seat_type και τιμής προϋποθέτει ότι οι τιμές των εισιτηρίων εξαρτώνται από τον τύπο της θέσης για μια δεδομένη εκδήλωση.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Non-obvious Relationship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as a foreign key</w:t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Αντί για αναφορά event_id (το κύριο κλειδί των Events), το event_name χρησιμοποιείται εδώ για καλύτερη αναγνωσιμότητα και φιλικότητα προς τον χρήστη. Ωστόσο, υποθέτει ότι το event_name είναι μοναδικό σε όλα τα συμβάντα (όπως διασφαλίζεται από τον UNIQUE περιορισμό του).</w:t>
      </w:r>
    </w:p>
    <w:p w:rsidR="00000000" w:rsidDel="00000000" w:rsidP="00000000" w:rsidRDefault="00000000" w:rsidRPr="00000000" w14:paraId="0000007D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6b5lvrpz49ee" w:id="24"/>
      <w:bookmarkEnd w:id="24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4. Reservations Table</w:t>
      </w:r>
    </w:p>
    <w:p w:rsidR="00000000" w:rsidDel="00000000" w:rsidP="00000000" w:rsidRDefault="00000000" w:rsidRPr="00000000" w14:paraId="0000007E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reservation_date</w:t>
      </w:r>
      <w:r w:rsidDel="00000000" w:rsidR="00000000" w:rsidRPr="00000000">
        <w:rPr>
          <w:rtl w:val="0"/>
        </w:rPr>
        <w:t xml:space="preserve"> with a default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CURRENT_DATE</w:t>
      </w:r>
    </w:p>
    <w:p w:rsidR="00000000" w:rsidDel="00000000" w:rsidP="00000000" w:rsidRDefault="00000000" w:rsidRPr="00000000" w14:paraId="0000007F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Η αυτόματη ρύθμιση της ημερομηνίας κράτησης απλοποιεί τη διαδικασία κράτησης μειώνοντας τα πεδία που πρέπει να εισαχθούν χειροκίνητα.</w:t>
      </w:r>
    </w:p>
    <w:p w:rsidR="00000000" w:rsidDel="00000000" w:rsidP="00000000" w:rsidRDefault="00000000" w:rsidRPr="00000000" w14:paraId="0000008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payment_amount</w:t>
      </w:r>
    </w:p>
    <w:p w:rsidR="00000000" w:rsidDel="00000000" w:rsidP="00000000" w:rsidRDefault="00000000" w:rsidRPr="00000000" w14:paraId="00000081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Η αποθήκευση του payment_amount στον πίνακα Κρατήσεις βοηθά στην παρακολούθηση του συνολικού ποσού που καταβλήθηκε για τη συγκεκριμένη κράτηση, ακόμα κι αν οι τιμές των εισιτηρίων ή οι εκπτώσεις αλλάξουν στο μέλλον.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Non-obvious Relationship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customer_id, event_name → reservation_id</w:t>
      </w:r>
    </w:p>
    <w:p w:rsidR="00000000" w:rsidDel="00000000" w:rsidP="00000000" w:rsidRDefault="00000000" w:rsidRPr="00000000" w14:paraId="00000084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Ένας συνδυασμός customer_id και event_name προσδιορίζει μοναδικά τις κρατήσεις για έναν συγκεκριμένο πελάτη. Ωστόσο, το reservation_id εξακολουθεί να απαιτείται ως το κύριο κλειδί για την ευρετηρίαση και τον χειρισμό περιπτώσεων όπου ένας πελάτης μπορεί να κάνει πολλές κρατήσεις για το ίδιο συμβάν.</w:t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5zz7h36f3cwv" w:id="25"/>
      <w:bookmarkEnd w:id="25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5. Relationships Between Tables</w:t>
      </w:r>
    </w:p>
    <w:p w:rsidR="00000000" w:rsidDel="00000000" w:rsidP="00000000" w:rsidRDefault="00000000" w:rsidRPr="00000000" w14:paraId="0000008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Non-obvious Feature</w:t>
      </w:r>
      <w:r w:rsidDel="00000000" w:rsidR="00000000" w:rsidRPr="00000000">
        <w:rPr>
          <w:rtl w:val="0"/>
        </w:rPr>
        <w:t xml:space="preserve">: Cascading Deletes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DELETE CASCADE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Εάν διαγραφεί ένα συμβάν, όλα τα σχετικά Εισιτήρια και Κρατήσεις αφαιρούνται επίσης αυτόματα. Ομοίως, η διαγραφή ενός Πελάτη καταργεί τις σχετικές κρατήσεις.</w:t>
      </w:r>
    </w:p>
    <w:p w:rsidR="00000000" w:rsidDel="00000000" w:rsidP="00000000" w:rsidRDefault="00000000" w:rsidRPr="00000000" w14:paraId="0000008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Αυτό είναι σημαντικό για τη διατήρηση της ακεραιότητας αναφοράς και την αποφυγή ορφανών εγγραφών (π.χ. εισιτήρια που προορίζονται για διαγραμμένα συμβάντα).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Non-obvious Relationship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Reservations</w:t>
      </w:r>
    </w:p>
    <w:p w:rsidR="00000000" w:rsidDel="00000000" w:rsidP="00000000" w:rsidRDefault="00000000" w:rsidRPr="00000000" w14:paraId="0000008A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Αν και μπορεί να φαίνεται περιττό να αναφέρονται τόσο το ticket_id όσο και το event_name στις Κρατήσεις, αυτό διασφαλίζει την ακριβή παρακολούθηση συγκεκριμένων εισιτηρίων που έχουν δεσμευτεί από πελάτες.</w:t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695d46"/>
          <w:u w:val="none"/>
        </w:rPr>
      </w:pPr>
      <w:bookmarkStart w:colFirst="0" w:colLast="0" w:name="_vvybl24ejbpv" w:id="26"/>
      <w:bookmarkEnd w:id="26"/>
      <w:r w:rsidDel="00000000" w:rsidR="00000000" w:rsidRPr="00000000">
        <w:rPr>
          <w:rFonts w:ascii="Open Sans" w:cs="Open Sans" w:eastAsia="Open Sans" w:hAnsi="Open Sans"/>
          <w:b w:val="1"/>
          <w:color w:val="695d46"/>
          <w:u w:val="none"/>
          <w:rtl w:val="0"/>
        </w:rPr>
        <w:t xml:space="preserve">6. General Observations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AUTO_INCREMENT</w:t>
      </w:r>
      <w:r w:rsidDel="00000000" w:rsidR="00000000" w:rsidRPr="00000000">
        <w:rPr>
          <w:b w:val="1"/>
          <w:rtl w:val="0"/>
        </w:rPr>
        <w:t xml:space="preserve"> for Primary Keys?</w:t>
      </w:r>
    </w:p>
    <w:p w:rsidR="00000000" w:rsidDel="00000000" w:rsidP="00000000" w:rsidRDefault="00000000" w:rsidRPr="00000000" w14:paraId="0000008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Παρόλο που τα φυσικά κλειδιά όπως το event_name ή το email θα μπορούσαν να λειτουργήσουν, τα υποκατάστατα κλειδιά (AUTO_INCREMENT ακέραιοι αριθμοί) προτιμώνται για επεκτασιμότητα και απόδοση, ειδικά όταν πρόκειται για μεγάλα σύνολα δεδομένων ή σύνθετα κλειδιά.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ENUM</w:t>
      </w:r>
      <w:r w:rsidDel="00000000" w:rsidR="00000000" w:rsidRPr="00000000">
        <w:rPr>
          <w:b w:val="1"/>
          <w:rtl w:val="0"/>
        </w:rPr>
        <w:t xml:space="preserve"> Types?</w:t>
      </w:r>
    </w:p>
    <w:p w:rsidR="00000000" w:rsidDel="00000000" w:rsidP="00000000" w:rsidRDefault="00000000" w:rsidRPr="00000000" w14:paraId="0000008F">
      <w:pPr>
        <w:numPr>
          <w:ilvl w:val="1"/>
          <w:numId w:val="16"/>
        </w:numPr>
        <w:spacing w:after="240" w:before="0" w:beforeAutospacing="0" w:lineRule="auto"/>
        <w:ind w:left="1440" w:hanging="360"/>
        <w:jc w:val="right"/>
      </w:pPr>
      <w:r w:rsidDel="00000000" w:rsidR="00000000" w:rsidRPr="00000000">
        <w:rPr>
          <w:rtl w:val="0"/>
        </w:rPr>
        <w:t xml:space="preserve">Η χρήση του ENUM (για τον τύπο_συμβάντος και τον τύπο_θέσης) επιβάλλει αυστηρή επικύρωση σε επίπεδο βάσης δεδομένων, μειώνοντας τον κίνδυνο εισαγωγής μη έγκυρων δεδομένων.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/>
      </w:pPr>
      <w:bookmarkStart w:colFirst="0" w:colLast="0" w:name="_71ali61dyih8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Μετάφραση μοντέλου σε σχεσιακό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rtl w:val="0"/>
        </w:rPr>
        <w:t xml:space="preserve">(event_id (PK), event_name (UNIQUE), event_date, event_time, event_type, availability, capacity)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Unique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: Auto-incrementing integer for unique identification.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: Name of the event, must be unique.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  <w:t xml:space="preserve">: Date of the event.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</w:t>
      </w:r>
      <w:r w:rsidDel="00000000" w:rsidR="00000000" w:rsidRPr="00000000">
        <w:rPr>
          <w:rtl w:val="0"/>
        </w:rPr>
        <w:t xml:space="preserve">: Time of the event.</w:t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event_type</w:t>
      </w:r>
      <w:r w:rsidDel="00000000" w:rsidR="00000000" w:rsidRPr="00000000">
        <w:rPr>
          <w:rtl w:val="0"/>
        </w:rPr>
        <w:t xml:space="preserve">: ENUM value specifying the event type (e.g., CONCERT, SPORTS).</w:t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: Number of tickets available for the event.</w:t>
      </w:r>
    </w:p>
    <w:p w:rsidR="00000000" w:rsidDel="00000000" w:rsidP="00000000" w:rsidRDefault="00000000" w:rsidRPr="00000000" w14:paraId="0000009E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capacity</w:t>
      </w:r>
      <w:r w:rsidDel="00000000" w:rsidR="00000000" w:rsidRPr="00000000">
        <w:rPr>
          <w:rtl w:val="0"/>
        </w:rPr>
        <w:t xml:space="preserve">: Total seating capacity for the event.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(customer_id (PK), firstName, lastName, email (UNIQUE), credit_card_details)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Unique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: Auto-incrementing integer for unique identification.</w:t>
      </w:r>
    </w:p>
    <w:p w:rsidR="00000000" w:rsidDel="00000000" w:rsidP="00000000" w:rsidRDefault="00000000" w:rsidRPr="00000000" w14:paraId="000000A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firstName</w:t>
      </w:r>
      <w:r w:rsidDel="00000000" w:rsidR="00000000" w:rsidRPr="00000000">
        <w:rPr>
          <w:rtl w:val="0"/>
        </w:rPr>
        <w:t xml:space="preserve">: Customer's first name.</w:t>
      </w:r>
    </w:p>
    <w:p w:rsidR="00000000" w:rsidDel="00000000" w:rsidP="00000000" w:rsidRDefault="00000000" w:rsidRPr="00000000" w14:paraId="000000A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lastName</w:t>
      </w:r>
      <w:r w:rsidDel="00000000" w:rsidR="00000000" w:rsidRPr="00000000">
        <w:rPr>
          <w:rtl w:val="0"/>
        </w:rPr>
        <w:t xml:space="preserve">: Customer's last name.</w:t>
      </w:r>
    </w:p>
    <w:p w:rsidR="00000000" w:rsidDel="00000000" w:rsidP="00000000" w:rsidRDefault="00000000" w:rsidRPr="00000000" w14:paraId="000000A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: Customer's unique email address.</w:t>
      </w:r>
    </w:p>
    <w:p w:rsidR="00000000" w:rsidDel="00000000" w:rsidP="00000000" w:rsidRDefault="00000000" w:rsidRPr="00000000" w14:paraId="000000A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credit_card_details</w:t>
      </w:r>
      <w:r w:rsidDel="00000000" w:rsidR="00000000" w:rsidRPr="00000000">
        <w:rPr>
          <w:rtl w:val="0"/>
        </w:rPr>
        <w:t xml:space="preserve">: Customer's credit card number (stored securely).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Tickets</w:t>
      </w:r>
      <w:r w:rsidDel="00000000" w:rsidR="00000000" w:rsidRPr="00000000">
        <w:rPr>
          <w:rtl w:val="0"/>
        </w:rPr>
        <w:t xml:space="preserve">(ticket_id (PK), event_name (FK), seat_type, price, reserved)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Foreign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Events(event_name)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: Auto-incrementing integer for unique identification.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: Foreign key referencing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 table to associate the ticket with an event.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seat_type</w:t>
      </w:r>
      <w:r w:rsidDel="00000000" w:rsidR="00000000" w:rsidRPr="00000000">
        <w:rPr>
          <w:rtl w:val="0"/>
        </w:rPr>
        <w:t xml:space="preserve">: ENUM value specifying the seat type (e.g., VIP, Regular, Student).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: Decimal value representing the price of the ticket.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reserved</w:t>
      </w:r>
      <w:r w:rsidDel="00000000" w:rsidR="00000000" w:rsidRPr="00000000">
        <w:rPr>
          <w:rtl w:val="0"/>
        </w:rPr>
        <w:t xml:space="preserve">: Boolean value indicating whether the ticket is reserved (default: FALSE).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Reservations</w:t>
      </w:r>
      <w:r w:rsidDel="00000000" w:rsidR="00000000" w:rsidRPr="00000000">
        <w:rPr>
          <w:rtl w:val="0"/>
        </w:rPr>
        <w:t xml:space="preserve">(reservation_id (PK), customer_id (FK), event_name (FK), ticket_id (FK), number_of_tickets, reservation_date, payment_amount)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reservation_id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Foreign Keys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Customers(customer_id)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Events(event_name)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 references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Tickets(ticket_id)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reservation_id</w:t>
      </w:r>
      <w:r w:rsidDel="00000000" w:rsidR="00000000" w:rsidRPr="00000000">
        <w:rPr>
          <w:rtl w:val="0"/>
        </w:rPr>
        <w:t xml:space="preserve">: Auto-incrementing integer for unique identification.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: Foreign key referencing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 table to link the reservation to a customer.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: Foreign key referencing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 table to link the reservation to an event.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ticket_id</w:t>
      </w:r>
      <w:r w:rsidDel="00000000" w:rsidR="00000000" w:rsidRPr="00000000">
        <w:rPr>
          <w:rtl w:val="0"/>
        </w:rPr>
        <w:t xml:space="preserve">: Foreign key referencing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Tickets</w:t>
      </w:r>
      <w:r w:rsidDel="00000000" w:rsidR="00000000" w:rsidRPr="00000000">
        <w:rPr>
          <w:rtl w:val="0"/>
        </w:rPr>
        <w:t xml:space="preserve"> table to link the reservation to a specific ticket.</w:t>
      </w:r>
    </w:p>
    <w:p w:rsidR="00000000" w:rsidDel="00000000" w:rsidP="00000000" w:rsidRDefault="00000000" w:rsidRPr="00000000" w14:paraId="000000C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number_of_tickets</w:t>
      </w:r>
      <w:r w:rsidDel="00000000" w:rsidR="00000000" w:rsidRPr="00000000">
        <w:rPr>
          <w:rtl w:val="0"/>
        </w:rPr>
        <w:t xml:space="preserve">: Integer representing the number of tickets reserved.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reservation_date</w:t>
      </w:r>
      <w:r w:rsidDel="00000000" w:rsidR="00000000" w:rsidRPr="00000000">
        <w:rPr>
          <w:rtl w:val="0"/>
        </w:rPr>
        <w:t xml:space="preserve">: Date of the reservation (default: CURRENT_DATE).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payment_amount</w:t>
      </w:r>
      <w:r w:rsidDel="00000000" w:rsidR="00000000" w:rsidRPr="00000000">
        <w:rPr>
          <w:rtl w:val="0"/>
        </w:rPr>
        <w:t xml:space="preserve">: Decimal value representing the total payment amount.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xem9lqgya3qs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Εντολές της γλώσσας ορισμού δεδομένων για τις σχέσεις που προκύπτουν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(</w:t>
              <w:br w:type="textWrapping"/>
              <w:tab/>
              <w:t xml:space="preserve">event_id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event_name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event_date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event_time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TIME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event_type ENUM(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'CONCERT'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'SPORTS'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'THEATER'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'SEMINAR'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'CONFERENCE'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'MEETING'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'OTHER'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availability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capacity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Customers (</w:t>
              <w:br w:type="textWrapping"/>
              <w:tab/>
              <w:t xml:space="preserve">customer_id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firstName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lastName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email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credit_card_details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BIGINT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Tickets (</w:t>
              <w:br w:type="textWrapping"/>
              <w:tab/>
              <w:t xml:space="preserve">ticket_id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event_name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seat_type ENUM(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'VIP'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'Regular'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b2b2b" w:val="clear"/>
                <w:rtl w:val="0"/>
              </w:rPr>
              <w:t xml:space="preserve">'Student'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price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reserved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BOOLEAN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(event_name)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(event_name)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b2b2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Reservations (</w:t>
              <w:br w:type="textWrapping"/>
              <w:tab/>
              <w:t xml:space="preserve">reservation_id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customer_id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event_name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ticket_id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number_of_tickets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reservation_date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CURRENT_DATE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payment_amount </w:t>
            </w:r>
            <w:r w:rsidDel="00000000" w:rsidR="00000000" w:rsidRPr="00000000">
              <w:rPr>
                <w:rFonts w:ascii="Consolas" w:cs="Consolas" w:eastAsia="Consolas" w:hAnsi="Consolas"/>
                <w:color w:val="e0c46c"/>
                <w:shd w:fill="2b2b2b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896ba"/>
                <w:shd w:fill="2b2b2b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(customer_id)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Customers(customer_id)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(event_name)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Events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(event_name)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,</w:t>
              <w:br w:type="textWrapping"/>
              <w:tab/>
              <w:t xml:space="preserve">FOREIGN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(ticket_id)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Tickets(ticket_id)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b7832"/>
                <w:shd w:fill="2b2b2b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2b2b2b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jdkkavw8e5ol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Περιορισμοί ακεραιότητας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Πρωτεύοντα κλειδιά</w:t>
      </w:r>
      <w:r w:rsidDel="00000000" w:rsidR="00000000" w:rsidRPr="00000000">
        <w:rPr>
          <w:rtl w:val="0"/>
        </w:rPr>
        <w:t xml:space="preserve">: Προσδιορίστε μοναδικά τις εγγραφές σε κάθε πίνακα.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Μοναδικοί περιορισμοί: Βεβαιωθείτε ότι ορισμένα πεδία (όπως το event_name και το email) είναι μοναδικά σε όλες τις σειρές.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Περιορισμοί ξένου κλειδιού: Επιβολή ακεραιότητας αναφοράς διασφαλίζοντας ότι οι εγγραφές σε σχετικούς πίνακες παραμένουν συνεπείς όταν αναφέρονται ή διαγράφονται.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Περιορισμοί Enum: Οριακές τιμές για event_type και seat_type σε ένα συγκεκριμένο σύνολο αποδεκτών επιλογών.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NOT NULL Περιορισμοί: Βεβαιωθείτε ότι τα κρίσιμα πεδία δεν μπορούν να μείνουν άδεια.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oi7qrjpxkgxb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Λειτουργικές εξαρτήσεις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Πίνακας συμβάντων: event_id → όλα τα άλλα χαρακτηριστικά, event_name → όλα τα άλλα χαρακτηριστικά.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Πίνακας πελατών: customer_id → όλα τα άλλα χαρακτηριστικά, email → όλα τα άλλα χαρακτηριστικά.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Πίνακας εισιτηρίων: ticket_id → όλα τα άλλα χαρακτηριστικά, event_name, seat_type → όλα τα άλλα χαρακτηριστικά.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Πίνακας κρατήσεων: reservation_id → όλα τα άλλα χαρακτηριστικά, customer_id, event_name, ticket_id → όλα τα άλλα χαρακτηριστικά.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rFonts w:ascii="Open Sans" w:cs="Open Sans" w:eastAsia="Open Sans" w:hAnsi="Open Sans"/>
          <w:b w:val="0"/>
          <w:color w:val="695d46"/>
          <w:sz w:val="22"/>
          <w:szCs w:val="22"/>
        </w:rPr>
      </w:pPr>
      <w:bookmarkStart w:colFirst="0" w:colLast="0" w:name="_ut7huxiafoj8" w:id="31"/>
      <w:bookmarkEnd w:id="31"/>
      <w:r w:rsidDel="00000000" w:rsidR="00000000" w:rsidRPr="00000000">
        <w:rPr>
          <w:rtl w:val="0"/>
        </w:rPr>
        <w:t xml:space="preserve">Custom SQL Queries:</w:t>
        <w:br w:type="textWrapping"/>
      </w:r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Κατάσταση διαθέσιμων και κρατουμένων θέσεων ανά εκδήλωση:</w:t>
      </w:r>
    </w:p>
    <w:p w:rsidR="00000000" w:rsidDel="00000000" w:rsidP="00000000" w:rsidRDefault="00000000" w:rsidRPr="00000000" w14:paraId="000000E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0E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e.event_name,</w:t>
      </w:r>
    </w:p>
    <w:p w:rsidR="00000000" w:rsidDel="00000000" w:rsidP="00000000" w:rsidRDefault="00000000" w:rsidRPr="00000000" w14:paraId="000000E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e.capacity AS total_seats,</w:t>
      </w:r>
    </w:p>
    <w:p w:rsidR="00000000" w:rsidDel="00000000" w:rsidP="00000000" w:rsidRDefault="00000000" w:rsidRPr="00000000" w14:paraId="000000E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(e.capacity - e.availability) AS reserved_seats,</w:t>
      </w:r>
    </w:p>
    <w:p w:rsidR="00000000" w:rsidDel="00000000" w:rsidP="00000000" w:rsidRDefault="00000000" w:rsidRPr="00000000" w14:paraId="000000E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e.availability AS available_seats</w:t>
      </w:r>
    </w:p>
    <w:p w:rsidR="00000000" w:rsidDel="00000000" w:rsidP="00000000" w:rsidRDefault="00000000" w:rsidRPr="00000000" w14:paraId="000000E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0E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Έσοδα από πωλήσεις ανά εκδήλωση:</w:t>
      </w:r>
    </w:p>
    <w:p w:rsidR="00000000" w:rsidDel="00000000" w:rsidP="00000000" w:rsidRDefault="00000000" w:rsidRPr="00000000" w14:paraId="000000F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0F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e.event_name,</w:t>
      </w:r>
    </w:p>
    <w:p w:rsidR="00000000" w:rsidDel="00000000" w:rsidP="00000000" w:rsidRDefault="00000000" w:rsidRPr="00000000" w14:paraId="000000F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COALESCE(SUM(t.price), 0) AS total_revenue</w:t>
      </w:r>
    </w:p>
    <w:p w:rsidR="00000000" w:rsidDel="00000000" w:rsidP="00000000" w:rsidRDefault="00000000" w:rsidRPr="00000000" w14:paraId="000000F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0F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</w:t>
      </w:r>
    </w:p>
    <w:p w:rsidR="00000000" w:rsidDel="00000000" w:rsidP="00000000" w:rsidRDefault="00000000" w:rsidRPr="00000000" w14:paraId="000000F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LEFT JOIN </w:t>
      </w:r>
    </w:p>
    <w:p w:rsidR="00000000" w:rsidDel="00000000" w:rsidP="00000000" w:rsidRDefault="00000000" w:rsidRPr="00000000" w14:paraId="000000F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Tickets t</w:t>
      </w:r>
    </w:p>
    <w:p w:rsidR="00000000" w:rsidDel="00000000" w:rsidP="00000000" w:rsidRDefault="00000000" w:rsidRPr="00000000" w14:paraId="000000F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ON </w:t>
      </w:r>
    </w:p>
    <w:p w:rsidR="00000000" w:rsidDel="00000000" w:rsidP="00000000" w:rsidRDefault="00000000" w:rsidRPr="00000000" w14:paraId="000000F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 = t.event_name</w:t>
      </w:r>
    </w:p>
    <w:p w:rsidR="00000000" w:rsidDel="00000000" w:rsidP="00000000" w:rsidRDefault="00000000" w:rsidRPr="00000000" w14:paraId="000000F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 w14:paraId="000000F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t.reserved = TRUE</w:t>
      </w:r>
    </w:p>
    <w:p w:rsidR="00000000" w:rsidDel="00000000" w:rsidP="00000000" w:rsidRDefault="00000000" w:rsidRPr="00000000" w14:paraId="000000F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0F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Δημοφιλέστερη εκδήλωση βάσει κρατήσεων:</w:t>
      </w:r>
    </w:p>
    <w:p w:rsidR="00000000" w:rsidDel="00000000" w:rsidP="00000000" w:rsidRDefault="00000000" w:rsidRPr="00000000" w14:paraId="000001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10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r.event_name,</w:t>
      </w:r>
    </w:p>
    <w:p w:rsidR="00000000" w:rsidDel="00000000" w:rsidP="00000000" w:rsidRDefault="00000000" w:rsidRPr="00000000" w14:paraId="0000010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SUM(r.number_of_tickets) AS total_tickets_reserved</w:t>
      </w:r>
    </w:p>
    <w:p w:rsidR="00000000" w:rsidDel="00000000" w:rsidP="00000000" w:rsidRDefault="00000000" w:rsidRPr="00000000" w14:paraId="0000010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10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Reservations r</w:t>
      </w:r>
    </w:p>
    <w:p w:rsidR="00000000" w:rsidDel="00000000" w:rsidP="00000000" w:rsidRDefault="00000000" w:rsidRPr="00000000" w14:paraId="0000010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10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r.event_name</w:t>
      </w:r>
    </w:p>
    <w:p w:rsidR="00000000" w:rsidDel="00000000" w:rsidP="00000000" w:rsidRDefault="00000000" w:rsidRPr="00000000" w14:paraId="0000010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ORDER BY </w:t>
      </w:r>
    </w:p>
    <w:p w:rsidR="00000000" w:rsidDel="00000000" w:rsidP="00000000" w:rsidRDefault="00000000" w:rsidRPr="00000000" w14:paraId="0000010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total_tickets_reserved DESC</w:t>
      </w:r>
    </w:p>
    <w:p w:rsidR="00000000" w:rsidDel="00000000" w:rsidP="00000000" w:rsidRDefault="00000000" w:rsidRPr="00000000" w14:paraId="0000010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LIMIT 1;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Εκδήλωση με τα περισσότερα έσοδα σε ένα χρονικό εύρος:</w:t>
      </w:r>
    </w:p>
    <w:p w:rsidR="00000000" w:rsidDel="00000000" w:rsidP="00000000" w:rsidRDefault="00000000" w:rsidRPr="00000000" w14:paraId="0000010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10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e.event_name,</w:t>
      </w:r>
    </w:p>
    <w:p w:rsidR="00000000" w:rsidDel="00000000" w:rsidP="00000000" w:rsidRDefault="00000000" w:rsidRPr="00000000" w14:paraId="0000010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SUM(r.payment_amount) AS total_revenue</w:t>
      </w:r>
    </w:p>
    <w:p w:rsidR="00000000" w:rsidDel="00000000" w:rsidP="00000000" w:rsidRDefault="00000000" w:rsidRPr="00000000" w14:paraId="0000011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11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Reservations r</w:t>
      </w:r>
    </w:p>
    <w:p w:rsidR="00000000" w:rsidDel="00000000" w:rsidP="00000000" w:rsidRDefault="00000000" w:rsidRPr="00000000" w14:paraId="0000011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1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 ON r.event_name = e.event_name</w:t>
      </w:r>
    </w:p>
    <w:p w:rsidR="00000000" w:rsidDel="00000000" w:rsidP="00000000" w:rsidRDefault="00000000" w:rsidRPr="00000000" w14:paraId="0000011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 w14:paraId="0000011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e.event_date BETWEEN '2024-12-30' AND '2025-05-05'</w:t>
      </w:r>
    </w:p>
    <w:p w:rsidR="00000000" w:rsidDel="00000000" w:rsidP="00000000" w:rsidRDefault="00000000" w:rsidRPr="00000000" w14:paraId="0000011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11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</w:t>
      </w:r>
    </w:p>
    <w:p w:rsidR="00000000" w:rsidDel="00000000" w:rsidP="00000000" w:rsidRDefault="00000000" w:rsidRPr="00000000" w14:paraId="0000011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ORDER BY </w:t>
      </w:r>
    </w:p>
    <w:p w:rsidR="00000000" w:rsidDel="00000000" w:rsidP="00000000" w:rsidRDefault="00000000" w:rsidRPr="00000000" w14:paraId="0000011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total_revenue DESC</w:t>
      </w:r>
    </w:p>
    <w:p w:rsidR="00000000" w:rsidDel="00000000" w:rsidP="00000000" w:rsidRDefault="00000000" w:rsidRPr="00000000" w14:paraId="0000011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LIMIT 1;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</w:t>
      </w:r>
      <w:r w:rsidDel="00000000" w:rsidR="00000000" w:rsidRPr="00000000">
        <w:rPr>
          <w:rtl w:val="0"/>
        </w:rPr>
        <w:br w:type="textWrapping"/>
        <w:t xml:space="preserve">Προβολή κρατήσεων ανά χρονική περίοδο:</w:t>
      </w:r>
    </w:p>
    <w:p w:rsidR="00000000" w:rsidDel="00000000" w:rsidP="00000000" w:rsidRDefault="00000000" w:rsidRPr="00000000" w14:paraId="0000011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11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r.reservation_id AS Κωδικός_Κράτησης,</w:t>
      </w:r>
    </w:p>
    <w:p w:rsidR="00000000" w:rsidDel="00000000" w:rsidP="00000000" w:rsidRDefault="00000000" w:rsidRPr="00000000" w14:paraId="0000011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CONCAT(c.firstName, ' ', c.lastName) AS Πελάτης,</w:t>
      </w:r>
    </w:p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r.event_name AS Εκδήλωση,</w:t>
      </w:r>
    </w:p>
    <w:p w:rsidR="00000000" w:rsidDel="00000000" w:rsidP="00000000" w:rsidRDefault="00000000" w:rsidRPr="00000000" w14:paraId="0000012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e.event_date AS Ημερομηνία_Εκδήλωσης,</w:t>
      </w:r>
    </w:p>
    <w:p w:rsidR="00000000" w:rsidDel="00000000" w:rsidP="00000000" w:rsidRDefault="00000000" w:rsidRPr="00000000" w14:paraId="000001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r.ticket_id AS Εισιτήριο,</w:t>
      </w:r>
    </w:p>
    <w:p w:rsidR="00000000" w:rsidDel="00000000" w:rsidP="00000000" w:rsidRDefault="00000000" w:rsidRPr="00000000" w14:paraId="0000012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r.number_of_tickets AS Πλήθος_Εισιτηρίων,</w:t>
      </w:r>
    </w:p>
    <w:p w:rsidR="00000000" w:rsidDel="00000000" w:rsidP="00000000" w:rsidRDefault="00000000" w:rsidRPr="00000000" w14:paraId="0000012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r.reservation_date AS Ημερομηνία_Κράτησης,</w:t>
      </w:r>
    </w:p>
    <w:p w:rsidR="00000000" w:rsidDel="00000000" w:rsidP="00000000" w:rsidRDefault="00000000" w:rsidRPr="00000000" w14:paraId="0000012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r.payment_amount AS Πληρωμή</w:t>
      </w:r>
    </w:p>
    <w:p w:rsidR="00000000" w:rsidDel="00000000" w:rsidP="00000000" w:rsidRDefault="00000000" w:rsidRPr="00000000" w14:paraId="0000012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12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Reservations r</w:t>
      </w:r>
    </w:p>
    <w:p w:rsidR="00000000" w:rsidDel="00000000" w:rsidP="00000000" w:rsidRDefault="00000000" w:rsidRPr="00000000" w14:paraId="0000012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2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Customers c ON r.customer_id = c.customer_id</w:t>
      </w:r>
    </w:p>
    <w:p w:rsidR="00000000" w:rsidDel="00000000" w:rsidP="00000000" w:rsidRDefault="00000000" w:rsidRPr="00000000" w14:paraId="0000012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 ON r.event_name = e.event_name</w:t>
      </w:r>
    </w:p>
    <w:p w:rsidR="00000000" w:rsidDel="00000000" w:rsidP="00000000" w:rsidRDefault="00000000" w:rsidRPr="00000000" w14:paraId="0000012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 w14:paraId="000001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e.event_date BETWEEN '1000-01-01' AND '2026-12-31' </w:t>
      </w:r>
    </w:p>
    <w:p w:rsidR="00000000" w:rsidDel="00000000" w:rsidP="00000000" w:rsidRDefault="00000000" w:rsidRPr="00000000" w14:paraId="0000012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ORDER BY </w:t>
      </w:r>
    </w:p>
    <w:p w:rsidR="00000000" w:rsidDel="00000000" w:rsidP="00000000" w:rsidRDefault="00000000" w:rsidRPr="00000000" w14:paraId="000001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e.event_date ASC;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Τα συνολικά έσοδα από την πώληση VIP ή γενικών εισιτηρίων ανά εκδήλωση ή συνολικά:</w:t>
      </w:r>
    </w:p>
    <w:p w:rsidR="00000000" w:rsidDel="00000000" w:rsidP="00000000" w:rsidRDefault="00000000" w:rsidRPr="00000000" w14:paraId="0000013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13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 AS Εκδήλωση,</w:t>
      </w:r>
    </w:p>
    <w:p w:rsidR="00000000" w:rsidDel="00000000" w:rsidP="00000000" w:rsidRDefault="00000000" w:rsidRPr="00000000" w14:paraId="0000013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SUM(r.payment_amount) AS Συνολικά_Έσοδα</w:t>
      </w:r>
    </w:p>
    <w:p w:rsidR="00000000" w:rsidDel="00000000" w:rsidP="00000000" w:rsidRDefault="00000000" w:rsidRPr="00000000" w14:paraId="0000013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13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Reservations r</w:t>
      </w:r>
    </w:p>
    <w:p w:rsidR="00000000" w:rsidDel="00000000" w:rsidP="00000000" w:rsidRDefault="00000000" w:rsidRPr="00000000" w14:paraId="0000013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3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Tickets t ON r.ticket_id = t.ticket_id</w:t>
      </w:r>
    </w:p>
    <w:p w:rsidR="00000000" w:rsidDel="00000000" w:rsidP="00000000" w:rsidRDefault="00000000" w:rsidRPr="00000000" w14:paraId="000001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3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 ON r.event_name = e.event_name</w:t>
      </w:r>
    </w:p>
    <w:p w:rsidR="00000000" w:rsidDel="00000000" w:rsidP="00000000" w:rsidRDefault="00000000" w:rsidRPr="00000000" w14:paraId="0000013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 w14:paraId="0000013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t.seat_type IN ('VIP', 'Regular') </w:t>
      </w:r>
    </w:p>
    <w:p w:rsidR="00000000" w:rsidDel="00000000" w:rsidP="00000000" w:rsidRDefault="00000000" w:rsidRPr="00000000" w14:paraId="000001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GROUP BY </w:t>
      </w:r>
    </w:p>
    <w:p w:rsidR="00000000" w:rsidDel="00000000" w:rsidP="00000000" w:rsidRDefault="00000000" w:rsidRPr="00000000" w14:paraId="0000013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e.event_name</w:t>
      </w:r>
    </w:p>
    <w:p w:rsidR="00000000" w:rsidDel="00000000" w:rsidP="00000000" w:rsidRDefault="00000000" w:rsidRPr="00000000" w14:paraId="0000013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UNION ALL</w:t>
      </w:r>
    </w:p>
    <w:p w:rsidR="00000000" w:rsidDel="00000000" w:rsidP="00000000" w:rsidRDefault="00000000" w:rsidRPr="00000000" w14:paraId="0000013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SELECT </w:t>
      </w:r>
    </w:p>
    <w:p w:rsidR="00000000" w:rsidDel="00000000" w:rsidP="00000000" w:rsidRDefault="00000000" w:rsidRPr="00000000" w14:paraId="0000014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'Συνολικά' AS Εκδήλωση,</w:t>
      </w:r>
    </w:p>
    <w:p w:rsidR="00000000" w:rsidDel="00000000" w:rsidP="00000000" w:rsidRDefault="00000000" w:rsidRPr="00000000" w14:paraId="0000014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SUM(r.payment_amount) AS Συνολικά_Έσοδα</w:t>
      </w:r>
    </w:p>
    <w:p w:rsidR="00000000" w:rsidDel="00000000" w:rsidP="00000000" w:rsidRDefault="00000000" w:rsidRPr="00000000" w14:paraId="000001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FROM </w:t>
      </w:r>
    </w:p>
    <w:p w:rsidR="00000000" w:rsidDel="00000000" w:rsidP="00000000" w:rsidRDefault="00000000" w:rsidRPr="00000000" w14:paraId="000001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Reservations r</w:t>
      </w:r>
    </w:p>
    <w:p w:rsidR="00000000" w:rsidDel="00000000" w:rsidP="00000000" w:rsidRDefault="00000000" w:rsidRPr="00000000" w14:paraId="0000014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4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Tickets t ON r.ticket_id = t.ticket_id</w:t>
      </w:r>
    </w:p>
    <w:p w:rsidR="00000000" w:rsidDel="00000000" w:rsidP="00000000" w:rsidRDefault="00000000" w:rsidRPr="00000000" w14:paraId="0000014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JOIN </w:t>
      </w:r>
    </w:p>
    <w:p w:rsidR="00000000" w:rsidDel="00000000" w:rsidP="00000000" w:rsidRDefault="00000000" w:rsidRPr="00000000" w14:paraId="0000014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Events e ON r.event_name = e.event_name</w:t>
      </w:r>
    </w:p>
    <w:p w:rsidR="00000000" w:rsidDel="00000000" w:rsidP="00000000" w:rsidRDefault="00000000" w:rsidRPr="00000000" w14:paraId="0000014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WHERE </w:t>
      </w:r>
    </w:p>
    <w:p w:rsidR="00000000" w:rsidDel="00000000" w:rsidP="00000000" w:rsidRDefault="00000000" w:rsidRPr="00000000" w14:paraId="0000014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t.seat_type IN ('VIP', 'Regular')</w:t>
      </w:r>
    </w:p>
    <w:p w:rsidR="00000000" w:rsidDel="00000000" w:rsidP="00000000" w:rsidRDefault="00000000" w:rsidRPr="00000000" w14:paraId="0000014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ORDER BY </w:t>
      </w:r>
    </w:p>
    <w:p w:rsidR="00000000" w:rsidDel="00000000" w:rsidP="00000000" w:rsidRDefault="00000000" w:rsidRPr="00000000" w14:paraId="0000014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Συνολικά_Έσοδα DESC;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rial"/>
  <w:font w:name="Consolas"/>
  <w:font w:name="PT Sans Narrow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va Mono">
    <w:embedRegular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2"/>
    <w:bookmarkEnd w:id="3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NovaMono-regular.ttf"/><Relationship Id="rId8" Type="http://schemas.openxmlformats.org/officeDocument/2006/relationships/font" Target="fonts/OpenSans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